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12921" w14:textId="5CB444D9" w:rsidR="00BD4CEF" w:rsidRPr="002A0449" w:rsidRDefault="00283022" w:rsidP="005E1696">
      <w:pPr>
        <w:jc w:val="center"/>
        <w:rPr>
          <w:b/>
          <w:sz w:val="28"/>
          <w:szCs w:val="28"/>
          <w:lang w:val="en-US"/>
        </w:rPr>
      </w:pPr>
      <w:r w:rsidRPr="002A0449">
        <w:rPr>
          <w:b/>
          <w:sz w:val="28"/>
          <w:szCs w:val="28"/>
          <w:lang w:val="en-US"/>
        </w:rPr>
        <w:t>Genetic Programming and Evolutionary Machine Learning</w:t>
      </w:r>
      <w:r w:rsidR="002A0449" w:rsidRPr="002A0449">
        <w:rPr>
          <w:b/>
          <w:sz w:val="28"/>
          <w:szCs w:val="28"/>
          <w:lang w:val="en-US"/>
        </w:rPr>
        <w:t xml:space="preserve"> Workshop</w:t>
      </w:r>
    </w:p>
    <w:p w14:paraId="60E1D171" w14:textId="7EB6D062" w:rsidR="00283022" w:rsidRPr="002A0449" w:rsidRDefault="00283022" w:rsidP="005E1696">
      <w:pPr>
        <w:jc w:val="center"/>
        <w:rPr>
          <w:b/>
          <w:sz w:val="28"/>
          <w:szCs w:val="28"/>
          <w:lang w:val="en-US"/>
        </w:rPr>
      </w:pPr>
      <w:r w:rsidRPr="002A0449">
        <w:rPr>
          <w:b/>
          <w:sz w:val="28"/>
          <w:szCs w:val="28"/>
          <w:lang w:val="en-US"/>
        </w:rPr>
        <w:t>Steering Committee Constitution</w:t>
      </w:r>
      <w:r w:rsidR="00BE564E" w:rsidRPr="002A0449">
        <w:rPr>
          <w:b/>
          <w:sz w:val="28"/>
          <w:szCs w:val="28"/>
          <w:lang w:val="en-US"/>
        </w:rPr>
        <w:t xml:space="preserve"> (Draft)</w:t>
      </w:r>
    </w:p>
    <w:p w14:paraId="2D8357BF" w14:textId="242099B6" w:rsidR="00283022" w:rsidRDefault="00BE564E" w:rsidP="00BE564E">
      <w:pPr>
        <w:jc w:val="center"/>
        <w:rPr>
          <w:lang w:val="en-US"/>
        </w:rPr>
      </w:pPr>
      <w:r>
        <w:rPr>
          <w:lang w:val="en-US"/>
        </w:rPr>
        <w:t>10 July 2025</w:t>
      </w:r>
    </w:p>
    <w:p w14:paraId="5BB0AE2C" w14:textId="4AC743A8" w:rsidR="00283022" w:rsidRPr="002A0449" w:rsidRDefault="00283022" w:rsidP="0028302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A0449">
        <w:rPr>
          <w:b/>
          <w:lang w:val="en-US"/>
        </w:rPr>
        <w:t>Goals and Scope</w:t>
      </w:r>
    </w:p>
    <w:p w14:paraId="597B72B3" w14:textId="3821291C" w:rsidR="00283022" w:rsidRPr="00A72A07" w:rsidRDefault="002C0A17" w:rsidP="00283022">
      <w:pPr>
        <w:rPr>
          <w:b/>
          <w:lang w:val="en-US"/>
        </w:rPr>
      </w:pPr>
      <w:r w:rsidRPr="00A72A07">
        <w:rPr>
          <w:b/>
          <w:lang w:val="en-US"/>
        </w:rPr>
        <w:t xml:space="preserve">1.1 </w:t>
      </w:r>
      <w:r w:rsidR="00283022" w:rsidRPr="00A72A07">
        <w:rPr>
          <w:b/>
          <w:lang w:val="en-US"/>
        </w:rPr>
        <w:t>Goals</w:t>
      </w:r>
      <w:r w:rsidR="005E1696" w:rsidRPr="00A72A07">
        <w:rPr>
          <w:b/>
          <w:lang w:val="en-US"/>
        </w:rPr>
        <w:t xml:space="preserve"> and Duties</w:t>
      </w:r>
      <w:r w:rsidR="00283022" w:rsidRPr="00A72A07">
        <w:rPr>
          <w:b/>
          <w:lang w:val="en-US"/>
        </w:rPr>
        <w:t xml:space="preserve">: </w:t>
      </w:r>
    </w:p>
    <w:p w14:paraId="06CCB14F" w14:textId="0ED78C0C" w:rsidR="005E1696" w:rsidRDefault="00283022" w:rsidP="005E16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Promote </w:t>
      </w:r>
      <w:r w:rsidR="00F80909">
        <w:rPr>
          <w:rFonts w:hint="eastAsia"/>
          <w:lang w:val="en-US"/>
        </w:rPr>
        <w:t>G</w:t>
      </w:r>
      <w:r>
        <w:rPr>
          <w:lang w:val="en-US"/>
        </w:rPr>
        <w:t xml:space="preserve">enetic </w:t>
      </w:r>
      <w:r w:rsidR="00F80909">
        <w:rPr>
          <w:rFonts w:hint="eastAsia"/>
          <w:lang w:val="en-US"/>
        </w:rPr>
        <w:t>P</w:t>
      </w:r>
      <w:r>
        <w:rPr>
          <w:lang w:val="en-US"/>
        </w:rPr>
        <w:t xml:space="preserve">rogramming </w:t>
      </w:r>
      <w:r w:rsidR="005E1696">
        <w:rPr>
          <w:lang w:val="en-US"/>
        </w:rPr>
        <w:t>and Evolutionary Machine Learning in China (including Mainland China, HK, Macau, etc.)</w:t>
      </w:r>
    </w:p>
    <w:p w14:paraId="0E9A67AD" w14:textId="7437048E" w:rsidR="005E1696" w:rsidRDefault="005E1696" w:rsidP="005E1696">
      <w:pPr>
        <w:pStyle w:val="ListParagraph"/>
        <w:numPr>
          <w:ilvl w:val="0"/>
          <w:numId w:val="3"/>
        </w:numPr>
        <w:rPr>
          <w:lang w:val="en-US"/>
        </w:rPr>
      </w:pPr>
      <w:r w:rsidRPr="005E1696">
        <w:rPr>
          <w:lang w:val="en-US"/>
        </w:rPr>
        <w:t xml:space="preserve">Promote and enhance research and applications </w:t>
      </w:r>
      <w:r>
        <w:rPr>
          <w:lang w:val="en-US"/>
        </w:rPr>
        <w:t>of GPEML in China</w:t>
      </w:r>
    </w:p>
    <w:p w14:paraId="7DB6B21E" w14:textId="63451298" w:rsidR="005E1696" w:rsidRDefault="005E1696" w:rsidP="005E1696">
      <w:pPr>
        <w:pStyle w:val="ListParagraph"/>
        <w:numPr>
          <w:ilvl w:val="0"/>
          <w:numId w:val="3"/>
        </w:numPr>
        <w:rPr>
          <w:lang w:val="en-US"/>
        </w:rPr>
      </w:pPr>
      <w:r w:rsidRPr="002C0A17">
        <w:rPr>
          <w:lang w:val="en-US"/>
        </w:rPr>
        <w:t xml:space="preserve">Promote international collaborations between Chinese GPEML researchers and international innovative researchers </w:t>
      </w:r>
    </w:p>
    <w:p w14:paraId="6BE72E5A" w14:textId="7E245BC2" w:rsidR="002C0A17" w:rsidRDefault="00AD5D97" w:rsidP="005E16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 xml:space="preserve">Develop </w:t>
      </w:r>
      <w:r w:rsidR="002C0A17">
        <w:rPr>
          <w:lang w:val="en-US"/>
        </w:rPr>
        <w:t>postgraduate research students and early career researchers to undertake research and applications in GPEML</w:t>
      </w:r>
    </w:p>
    <w:p w14:paraId="1199CDD6" w14:textId="1C978363" w:rsidR="002C0A17" w:rsidRDefault="002C0A17" w:rsidP="005E16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Establish and </w:t>
      </w:r>
      <w:r w:rsidR="00A72A07">
        <w:rPr>
          <w:lang w:val="en-US"/>
        </w:rPr>
        <w:t>update</w:t>
      </w:r>
      <w:r>
        <w:rPr>
          <w:lang w:val="en-US"/>
        </w:rPr>
        <w:t xml:space="preserve">/review the name of the </w:t>
      </w:r>
      <w:r w:rsidR="001619B6">
        <w:rPr>
          <w:lang w:val="en-US"/>
        </w:rPr>
        <w:t xml:space="preserve">annual </w:t>
      </w:r>
      <w:r>
        <w:rPr>
          <w:lang w:val="en-US"/>
        </w:rPr>
        <w:t>workshop</w:t>
      </w:r>
      <w:r w:rsidR="001619B6">
        <w:rPr>
          <w:lang w:val="en-US"/>
        </w:rPr>
        <w:t xml:space="preserve"> (we could expand it to a conference later)</w:t>
      </w:r>
    </w:p>
    <w:p w14:paraId="0B5961D9" w14:textId="3BE12C87" w:rsidR="009B1759" w:rsidRDefault="009B1759" w:rsidP="005E16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Determine the venue and dates of each workshop</w:t>
      </w:r>
    </w:p>
    <w:p w14:paraId="4EC16D97" w14:textId="484599C7" w:rsidR="009B1759" w:rsidRDefault="002C0A17" w:rsidP="009B175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Discuss and approve the draft </w:t>
      </w:r>
      <w:proofErr w:type="spellStart"/>
      <w:r>
        <w:rPr>
          <w:lang w:val="en-US"/>
        </w:rPr>
        <w:t>programme</w:t>
      </w:r>
      <w:proofErr w:type="spellEnd"/>
      <w:r>
        <w:rPr>
          <w:lang w:val="en-US"/>
        </w:rPr>
        <w:t xml:space="preserve"> proposed by the organizing committee, including invited speakers of the workshop</w:t>
      </w:r>
    </w:p>
    <w:p w14:paraId="0187B65F" w14:textId="08C454E4" w:rsidR="00CE3947" w:rsidRPr="009B1759" w:rsidRDefault="00CE3947" w:rsidP="009B1759">
      <w:pPr>
        <w:pStyle w:val="ListParagraph"/>
        <w:numPr>
          <w:ilvl w:val="0"/>
          <w:numId w:val="3"/>
        </w:numPr>
        <w:rPr>
          <w:lang w:val="en-US"/>
        </w:rPr>
      </w:pPr>
      <w:r w:rsidRPr="00CE3947">
        <w:rPr>
          <w:lang w:val="en-US"/>
        </w:rPr>
        <w:t>Periodically review the workshop format (e.g., invited-speakers-only, paper submissions, student presentations) to ensure effectiveness and alignment with goals.</w:t>
      </w:r>
    </w:p>
    <w:p w14:paraId="3FD4C6E4" w14:textId="1664B103" w:rsidR="002C0A17" w:rsidRDefault="00784421" w:rsidP="005E1696">
      <w:pPr>
        <w:pStyle w:val="ListParagraph"/>
        <w:numPr>
          <w:ilvl w:val="0"/>
          <w:numId w:val="3"/>
        </w:numPr>
        <w:rPr>
          <w:lang w:val="en-US"/>
        </w:rPr>
      </w:pPr>
      <w:r w:rsidRPr="00784421">
        <w:rPr>
          <w:lang w:val="en-US"/>
        </w:rPr>
        <w:t xml:space="preserve">Facilitate the </w:t>
      </w:r>
      <w:proofErr w:type="spellStart"/>
      <w:r w:rsidRPr="00784421">
        <w:rPr>
          <w:lang w:val="en-US"/>
        </w:rPr>
        <w:t>organisation</w:t>
      </w:r>
      <w:proofErr w:type="spellEnd"/>
      <w:r w:rsidRPr="00784421">
        <w:rPr>
          <w:lang w:val="en-US"/>
        </w:rPr>
        <w:t xml:space="preserve"> of</w:t>
      </w:r>
      <w:r>
        <w:rPr>
          <w:rFonts w:hint="eastAsia"/>
          <w:lang w:val="en-US"/>
        </w:rPr>
        <w:t xml:space="preserve"> </w:t>
      </w:r>
      <w:r w:rsidR="002C0A17">
        <w:rPr>
          <w:lang w:val="en-US"/>
        </w:rPr>
        <w:t>special issues derived for the workshop</w:t>
      </w:r>
    </w:p>
    <w:p w14:paraId="128423A7" w14:textId="5E9C8416" w:rsidR="002C0A17" w:rsidRPr="002C0A17" w:rsidRDefault="00784421" w:rsidP="005E1696">
      <w:pPr>
        <w:pStyle w:val="ListParagraph"/>
        <w:numPr>
          <w:ilvl w:val="0"/>
          <w:numId w:val="3"/>
        </w:numPr>
        <w:rPr>
          <w:lang w:val="en-US"/>
        </w:rPr>
      </w:pPr>
      <w:r w:rsidRPr="00784421">
        <w:rPr>
          <w:lang w:val="en-US"/>
        </w:rPr>
        <w:t xml:space="preserve">Facilitate the </w:t>
      </w:r>
      <w:proofErr w:type="spellStart"/>
      <w:r w:rsidRPr="00784421">
        <w:rPr>
          <w:lang w:val="en-US"/>
        </w:rPr>
        <w:t>organisation</w:t>
      </w:r>
      <w:proofErr w:type="spellEnd"/>
      <w:r w:rsidRPr="00784421">
        <w:rPr>
          <w:lang w:val="en-US"/>
        </w:rPr>
        <w:t xml:space="preserve"> of</w:t>
      </w:r>
      <w:r>
        <w:rPr>
          <w:rFonts w:hint="eastAsia"/>
          <w:lang w:val="en-US"/>
        </w:rPr>
        <w:t xml:space="preserve"> publishing</w:t>
      </w:r>
      <w:r w:rsidR="002C0A17">
        <w:rPr>
          <w:lang w:val="en-US"/>
        </w:rPr>
        <w:t xml:space="preserve"> a book in the Genetic and Evolutionary Computation Springer Book Series</w:t>
      </w:r>
    </w:p>
    <w:p w14:paraId="702470B5" w14:textId="447FA3FA" w:rsidR="005E1696" w:rsidRPr="00A72A07" w:rsidRDefault="002C0A17" w:rsidP="002C0A17">
      <w:pPr>
        <w:rPr>
          <w:b/>
          <w:lang w:val="en-US"/>
        </w:rPr>
      </w:pPr>
      <w:r w:rsidRPr="00A72A07">
        <w:rPr>
          <w:b/>
          <w:lang w:val="en-US"/>
        </w:rPr>
        <w:t>1.2 Scope</w:t>
      </w:r>
    </w:p>
    <w:p w14:paraId="430B6089" w14:textId="72055EEE" w:rsidR="002C0A17" w:rsidRDefault="002C0A17" w:rsidP="005E16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Focus on research and applications on GPEML</w:t>
      </w:r>
      <w:r w:rsidR="00150B2B">
        <w:rPr>
          <w:lang w:val="en-US"/>
        </w:rPr>
        <w:t xml:space="preserve"> with the following major aspects: </w:t>
      </w:r>
    </w:p>
    <w:p w14:paraId="06B45545" w14:textId="5C7FEFC6" w:rsidR="00150B2B" w:rsidRDefault="00150B2B" w:rsidP="00150B2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Genetic programming</w:t>
      </w:r>
      <w:r w:rsidR="00A5558C">
        <w:rPr>
          <w:rFonts w:hint="eastAsia"/>
          <w:lang w:val="en-US"/>
        </w:rPr>
        <w:t xml:space="preserve"> (GP)</w:t>
      </w:r>
      <w:r>
        <w:rPr>
          <w:lang w:val="en-US"/>
        </w:rPr>
        <w:t>, including all paradigms and representations of GP such as TGP, LGP, Grammar Guided GP (G3P), Cartesian GP, and any other EC paradigms that can evolving non-predefined models</w:t>
      </w:r>
      <w:r w:rsidR="00BF483F">
        <w:rPr>
          <w:lang w:val="en-US"/>
        </w:rPr>
        <w:t>; theories and applications of GP</w:t>
      </w:r>
    </w:p>
    <w:p w14:paraId="4F37DC1B" w14:textId="163A9AC7" w:rsidR="00150B2B" w:rsidRDefault="00150B2B" w:rsidP="00150B2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</w:t>
      </w:r>
      <w:r w:rsidRPr="005E1696">
        <w:rPr>
          <w:lang w:val="en-US"/>
        </w:rPr>
        <w:t>volutionary machine learning</w:t>
      </w:r>
      <w:r w:rsidR="00A5558C">
        <w:rPr>
          <w:rFonts w:hint="eastAsia"/>
          <w:lang w:val="en-US"/>
        </w:rPr>
        <w:t xml:space="preserve"> (EML)</w:t>
      </w:r>
      <w:r>
        <w:rPr>
          <w:lang w:val="en-US"/>
        </w:rPr>
        <w:t xml:space="preserve">, including using any evolutionary computation methods and techniques to help solve any machine learning tasks; and machine learning methods to help solve/improve any EC methods and applications. </w:t>
      </w:r>
    </w:p>
    <w:p w14:paraId="2D03DFCF" w14:textId="77777777" w:rsidR="00150B2B" w:rsidRDefault="00150B2B" w:rsidP="00150B2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Encourage the hybridization of EML methods and generative AI/LLMs</w:t>
      </w:r>
    </w:p>
    <w:p w14:paraId="75BAE93B" w14:textId="4FD5FA90" w:rsidR="005E1696" w:rsidRPr="005E1696" w:rsidRDefault="005E1696" w:rsidP="005E1696">
      <w:pPr>
        <w:pStyle w:val="ListParagraph"/>
        <w:numPr>
          <w:ilvl w:val="0"/>
          <w:numId w:val="3"/>
        </w:numPr>
        <w:rPr>
          <w:lang w:val="en-US"/>
        </w:rPr>
      </w:pPr>
      <w:r w:rsidRPr="005E1696">
        <w:rPr>
          <w:lang w:val="en-US"/>
        </w:rPr>
        <w:t xml:space="preserve">Distinguish this workshop from existing Evolutionary Computation </w:t>
      </w:r>
      <w:r w:rsidR="002C0A17">
        <w:rPr>
          <w:lang w:val="en-US"/>
        </w:rPr>
        <w:t>conferences and workshops</w:t>
      </w:r>
      <w:r w:rsidR="00693280">
        <w:rPr>
          <w:lang w:val="en-US"/>
        </w:rPr>
        <w:t>. The pure optimization methods and applications, e.g., EC for numeric continuous optimization</w:t>
      </w:r>
      <w:r w:rsidR="00150B2B">
        <w:rPr>
          <w:lang w:val="en-US"/>
        </w:rPr>
        <w:t xml:space="preserve"> testing on</w:t>
      </w:r>
      <w:r w:rsidR="00693280">
        <w:rPr>
          <w:lang w:val="en-US"/>
        </w:rPr>
        <w:t xml:space="preserve"> benchmarks </w:t>
      </w:r>
      <w:r w:rsidR="00150B2B">
        <w:rPr>
          <w:lang w:val="en-US"/>
        </w:rPr>
        <w:t xml:space="preserve">would be very well beyond the scope. </w:t>
      </w:r>
    </w:p>
    <w:p w14:paraId="73E80AFF" w14:textId="5EFA471E" w:rsidR="00693280" w:rsidRDefault="00693280" w:rsidP="00693280">
      <w:pPr>
        <w:pStyle w:val="ListParagraph"/>
        <w:ind w:left="1440"/>
        <w:rPr>
          <w:lang w:val="en-US"/>
        </w:rPr>
      </w:pPr>
    </w:p>
    <w:p w14:paraId="1A0D1739" w14:textId="24B2C926" w:rsidR="00150B2B" w:rsidRPr="002A0449" w:rsidRDefault="00150B2B" w:rsidP="00150B2B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A0449">
        <w:rPr>
          <w:b/>
          <w:lang w:val="en-US"/>
        </w:rPr>
        <w:t xml:space="preserve">Steering Committee Terms and </w:t>
      </w:r>
      <w:r w:rsidR="00BF483F">
        <w:rPr>
          <w:b/>
          <w:lang w:val="en-US"/>
        </w:rPr>
        <w:t>Composition</w:t>
      </w:r>
    </w:p>
    <w:p w14:paraId="6551CD97" w14:textId="17AC65D8" w:rsidR="00150B2B" w:rsidRDefault="00150B2B" w:rsidP="00150B2B">
      <w:pPr>
        <w:rPr>
          <w:lang w:val="en-US"/>
        </w:rPr>
      </w:pPr>
      <w:r w:rsidRPr="00150B2B">
        <w:rPr>
          <w:lang w:val="en-US"/>
        </w:rPr>
        <w:t>The</w:t>
      </w:r>
      <w:r>
        <w:rPr>
          <w:lang w:val="en-US"/>
        </w:rPr>
        <w:t xml:space="preserve"> first</w:t>
      </w:r>
      <w:r w:rsidRPr="00150B2B">
        <w:rPr>
          <w:lang w:val="en-US"/>
        </w:rPr>
        <w:t xml:space="preserve"> Steering Committee </w:t>
      </w:r>
      <w:r>
        <w:rPr>
          <w:lang w:val="en-US"/>
        </w:rPr>
        <w:t xml:space="preserve">will </w:t>
      </w:r>
      <w:r w:rsidR="00AB00DF">
        <w:rPr>
          <w:lang w:val="en-US"/>
        </w:rPr>
        <w:t xml:space="preserve">consist of the workshop startup proposers </w:t>
      </w:r>
      <w:r>
        <w:rPr>
          <w:lang w:val="en-US"/>
        </w:rPr>
        <w:t xml:space="preserve">and a small number of representatives who are willing and have the capacity and capability to host the workshops in the next five years. </w:t>
      </w:r>
      <w:r w:rsidR="002A0449">
        <w:rPr>
          <w:lang w:val="en-US"/>
        </w:rPr>
        <w:t xml:space="preserve">The Committee can select </w:t>
      </w:r>
      <w:r w:rsidR="00AB00DF">
        <w:rPr>
          <w:lang w:val="en-US"/>
        </w:rPr>
        <w:t xml:space="preserve">two Conveners (or </w:t>
      </w:r>
      <w:r w:rsidR="001619B6">
        <w:rPr>
          <w:lang w:val="en-US"/>
        </w:rPr>
        <w:t>Co-</w:t>
      </w:r>
      <w:proofErr w:type="gramStart"/>
      <w:r w:rsidR="00AB00DF">
        <w:rPr>
          <w:lang w:val="en-US"/>
        </w:rPr>
        <w:t>Chairs)</w:t>
      </w:r>
      <w:r w:rsidR="001619B6">
        <w:rPr>
          <w:lang w:val="en-US"/>
        </w:rPr>
        <w:t xml:space="preserve">  and</w:t>
      </w:r>
      <w:proofErr w:type="gramEnd"/>
      <w:r w:rsidR="00AB00DF">
        <w:rPr>
          <w:lang w:val="en-US"/>
        </w:rPr>
        <w:t xml:space="preserve"> two </w:t>
      </w:r>
      <w:r w:rsidR="00BE564E">
        <w:rPr>
          <w:lang w:val="en-US"/>
        </w:rPr>
        <w:t>secretaries</w:t>
      </w:r>
      <w:r w:rsidR="002A0449">
        <w:rPr>
          <w:lang w:val="en-US"/>
        </w:rPr>
        <w:t xml:space="preserve">. </w:t>
      </w:r>
      <w:r w:rsidR="00BE564E">
        <w:rPr>
          <w:lang w:val="en-US"/>
        </w:rPr>
        <w:t>The</w:t>
      </w:r>
      <w:r>
        <w:rPr>
          <w:lang w:val="en-US"/>
        </w:rPr>
        <w:t xml:space="preserve"> duration of each term is five years. </w:t>
      </w:r>
      <w:r w:rsidR="002534D7">
        <w:rPr>
          <w:lang w:val="en-US"/>
        </w:rPr>
        <w:t xml:space="preserve">During the first term, the committee people discuss and explore good practices of the workshop. At the final year of each term, the committee people discuss and recommend the conveners/chairs.  </w:t>
      </w:r>
    </w:p>
    <w:p w14:paraId="12AD8F73" w14:textId="2DF2CEBD" w:rsidR="002534D7" w:rsidRDefault="002534D7" w:rsidP="00150B2B">
      <w:pPr>
        <w:rPr>
          <w:lang w:val="en-US"/>
        </w:rPr>
      </w:pPr>
      <w:r>
        <w:rPr>
          <w:lang w:val="en-US"/>
        </w:rPr>
        <w:lastRenderedPageBreak/>
        <w:t>Members of the first Steering Committee are:</w:t>
      </w:r>
    </w:p>
    <w:p w14:paraId="56F1FCCE" w14:textId="76CB5D23" w:rsidR="002534D7" w:rsidRDefault="002534D7" w:rsidP="002534D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Wolfgang Banzhaf, Michigan State University, </w:t>
      </w:r>
      <w:r w:rsidR="009B1759">
        <w:rPr>
          <w:lang w:val="en-US"/>
        </w:rPr>
        <w:t>East Lansing</w:t>
      </w:r>
    </w:p>
    <w:p w14:paraId="1589D6D6" w14:textId="04A38C2A" w:rsidR="002534D7" w:rsidRDefault="002534D7" w:rsidP="002534D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Mengjie Zhang, Victoria University of Wellington</w:t>
      </w:r>
      <w:r w:rsidR="009B1759">
        <w:rPr>
          <w:lang w:val="en-US"/>
        </w:rPr>
        <w:t>, Wellington</w:t>
      </w:r>
    </w:p>
    <w:p w14:paraId="738D4539" w14:textId="4876AD80" w:rsidR="002534D7" w:rsidRDefault="002534D7" w:rsidP="002534D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Bing Xue, Victoria University of Wellington, </w:t>
      </w:r>
      <w:r w:rsidR="009B1759">
        <w:rPr>
          <w:lang w:val="en-US"/>
        </w:rPr>
        <w:t>Wellington</w:t>
      </w:r>
    </w:p>
    <w:p w14:paraId="0D2CE901" w14:textId="23C433BD" w:rsidR="002534D7" w:rsidRDefault="002534D7" w:rsidP="002534D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Ying Bi, Zhengzhou University, </w:t>
      </w:r>
      <w:r w:rsidR="009B1759">
        <w:rPr>
          <w:lang w:val="en-US"/>
        </w:rPr>
        <w:t>Zhengzhou</w:t>
      </w:r>
    </w:p>
    <w:p w14:paraId="04B192AA" w14:textId="2391E554" w:rsidR="002534D7" w:rsidRDefault="002534D7" w:rsidP="002534D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Chao Qian, Nanjing University, </w:t>
      </w:r>
      <w:r w:rsidR="009B1759">
        <w:rPr>
          <w:lang w:val="en-US"/>
        </w:rPr>
        <w:t>Nanjing</w:t>
      </w:r>
    </w:p>
    <w:p w14:paraId="3D2BF25C" w14:textId="3F7B14DF" w:rsidR="002534D7" w:rsidRDefault="002534D7" w:rsidP="002534D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Jinghui Zhong, South China University of Technology, </w:t>
      </w:r>
      <w:r w:rsidR="009B1759">
        <w:rPr>
          <w:lang w:val="en-US"/>
        </w:rPr>
        <w:t>Guangzhou</w:t>
      </w:r>
    </w:p>
    <w:p w14:paraId="40173C28" w14:textId="2691E9F2" w:rsidR="002534D7" w:rsidRDefault="002534D7" w:rsidP="002534D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Yanan Sun, Sichuan Univer</w:t>
      </w:r>
      <w:r w:rsidR="00BE564E">
        <w:rPr>
          <w:lang w:val="en-US"/>
        </w:rPr>
        <w:t>si</w:t>
      </w:r>
      <w:r w:rsidR="009B1759">
        <w:rPr>
          <w:lang w:val="en-US"/>
        </w:rPr>
        <w:t>ty, Chengdu</w:t>
      </w:r>
      <w:r>
        <w:rPr>
          <w:lang w:val="en-US"/>
        </w:rPr>
        <w:t xml:space="preserve"> </w:t>
      </w:r>
    </w:p>
    <w:p w14:paraId="601FC345" w14:textId="1FD93C7F" w:rsidR="002534D7" w:rsidRDefault="002534D7" w:rsidP="002534D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Cuie Yang, Northeast University</w:t>
      </w:r>
      <w:r w:rsidR="009B1759">
        <w:rPr>
          <w:lang w:val="en-US"/>
        </w:rPr>
        <w:t>, Shenyang</w:t>
      </w:r>
    </w:p>
    <w:p w14:paraId="73A74530" w14:textId="0BEAEED4" w:rsidR="009B1759" w:rsidRDefault="009B1759" w:rsidP="002534D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Liang Feng, Chongqing University, Chongqing</w:t>
      </w:r>
    </w:p>
    <w:p w14:paraId="24184B47" w14:textId="592AA099" w:rsidR="00A11A40" w:rsidRPr="00CE6F0F" w:rsidRDefault="009B1759" w:rsidP="00CE6F0F">
      <w:pPr>
        <w:pStyle w:val="ListParagraph"/>
        <w:numPr>
          <w:ilvl w:val="0"/>
          <w:numId w:val="4"/>
        </w:numPr>
        <w:rPr>
          <w:lang w:val="en-US"/>
        </w:rPr>
      </w:pPr>
      <w:r w:rsidRPr="00CE6F0F">
        <w:rPr>
          <w:highlight w:val="yellow"/>
          <w:lang w:val="en-US"/>
        </w:rPr>
        <w:t xml:space="preserve">Xxx (KC Tan, </w:t>
      </w:r>
      <w:proofErr w:type="spellStart"/>
      <w:r w:rsidRPr="00CE6F0F">
        <w:rPr>
          <w:highlight w:val="yellow"/>
          <w:lang w:val="en-US"/>
        </w:rPr>
        <w:t>Zhichao</w:t>
      </w:r>
      <w:proofErr w:type="spellEnd"/>
      <w:r w:rsidRPr="00CE6F0F">
        <w:rPr>
          <w:highlight w:val="yellow"/>
          <w:lang w:val="en-US"/>
        </w:rPr>
        <w:t xml:space="preserve"> Lu, Ran Cheng??), HK</w:t>
      </w:r>
      <w:r w:rsidR="00CE6F0F" w:rsidRPr="00CE6F0F">
        <w:rPr>
          <w:highlight w:val="yellow"/>
          <w:lang w:val="en-US"/>
        </w:rPr>
        <w:t xml:space="preserve"> </w:t>
      </w:r>
    </w:p>
    <w:p w14:paraId="7D3CB557" w14:textId="77777777" w:rsidR="00A72A07" w:rsidRDefault="00A72A07" w:rsidP="00CE6F0F">
      <w:pPr>
        <w:pStyle w:val="ListParagraph"/>
        <w:rPr>
          <w:lang w:val="en-US"/>
        </w:rPr>
      </w:pPr>
    </w:p>
    <w:p w14:paraId="2C88589F" w14:textId="77777777" w:rsidR="00CE6F0F" w:rsidRPr="00CE6F0F" w:rsidRDefault="00CE6F0F" w:rsidP="00CE6F0F">
      <w:pPr>
        <w:pStyle w:val="ListParagraph"/>
        <w:rPr>
          <w:lang w:val="en-US"/>
        </w:rPr>
      </w:pPr>
    </w:p>
    <w:p w14:paraId="3AA231C2" w14:textId="3A8D3C30" w:rsidR="00B24BB3" w:rsidRDefault="00B24BB3" w:rsidP="00B24BB3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A11A40">
        <w:rPr>
          <w:b/>
          <w:lang w:val="en-US"/>
        </w:rPr>
        <w:t xml:space="preserve">Workshop </w:t>
      </w:r>
      <w:proofErr w:type="spellStart"/>
      <w:r w:rsidRPr="00A11A40">
        <w:rPr>
          <w:b/>
          <w:lang w:val="en-US"/>
        </w:rPr>
        <w:t>Organisation</w:t>
      </w:r>
      <w:proofErr w:type="spellEnd"/>
      <w:r w:rsidRPr="00A11A40">
        <w:rPr>
          <w:b/>
          <w:lang w:val="en-US"/>
        </w:rPr>
        <w:t xml:space="preserve"> </w:t>
      </w:r>
    </w:p>
    <w:p w14:paraId="29A05BC5" w14:textId="77777777" w:rsidR="00A11A40" w:rsidRPr="00A11A40" w:rsidRDefault="00A11A40" w:rsidP="00A11A40">
      <w:pPr>
        <w:pStyle w:val="ListParagraph"/>
        <w:ind w:left="360"/>
        <w:rPr>
          <w:b/>
          <w:lang w:val="en-US"/>
        </w:rPr>
      </w:pPr>
    </w:p>
    <w:p w14:paraId="62B17128" w14:textId="4BCBBC80" w:rsidR="00B24BB3" w:rsidRDefault="00B24BB3" w:rsidP="00B24BB3">
      <w:pPr>
        <w:pStyle w:val="ListParagraph"/>
        <w:ind w:left="360"/>
        <w:rPr>
          <w:lang w:val="en-US"/>
        </w:rPr>
      </w:pPr>
      <w:r w:rsidRPr="00A11A40">
        <w:rPr>
          <w:b/>
          <w:lang w:val="en-US"/>
        </w:rPr>
        <w:t>Time:</w:t>
      </w:r>
      <w:r>
        <w:rPr>
          <w:lang w:val="en-US"/>
        </w:rPr>
        <w:t xml:space="preserve"> </w:t>
      </w:r>
      <w:r w:rsidR="00BE564E">
        <w:rPr>
          <w:lang w:val="en-US"/>
        </w:rPr>
        <w:t>To achieve the main goals of the workshop,</w:t>
      </w:r>
      <w:r w:rsidR="00BD4CEF">
        <w:rPr>
          <w:rFonts w:hint="eastAsia"/>
          <w:lang w:val="en-US"/>
        </w:rPr>
        <w:t xml:space="preserve"> </w:t>
      </w:r>
      <w:r w:rsidR="00BD4CEF" w:rsidRPr="00BD4CEF">
        <w:rPr>
          <w:lang w:val="en-US"/>
        </w:rPr>
        <w:t>the preferred timeframe is July–September annually</w:t>
      </w:r>
      <w:r w:rsidR="00BE564E">
        <w:rPr>
          <w:lang w:val="en-US"/>
        </w:rPr>
        <w:t xml:space="preserve">. </w:t>
      </w:r>
    </w:p>
    <w:p w14:paraId="79D9213D" w14:textId="19DD2603" w:rsidR="00B24BB3" w:rsidRDefault="00B24BB3" w:rsidP="00B24BB3">
      <w:pPr>
        <w:pStyle w:val="ListParagraph"/>
        <w:ind w:left="360"/>
        <w:rPr>
          <w:lang w:val="en-US"/>
        </w:rPr>
      </w:pPr>
    </w:p>
    <w:p w14:paraId="0F15FD12" w14:textId="55884748" w:rsidR="00A11A40" w:rsidRDefault="00B24BB3" w:rsidP="00B24BB3">
      <w:pPr>
        <w:pStyle w:val="ListParagraph"/>
        <w:ind w:left="360"/>
        <w:rPr>
          <w:lang w:val="en-US"/>
        </w:rPr>
      </w:pPr>
      <w:proofErr w:type="spellStart"/>
      <w:r w:rsidRPr="00A11A40">
        <w:rPr>
          <w:b/>
          <w:lang w:val="en-US"/>
        </w:rPr>
        <w:t>Organisation</w:t>
      </w:r>
      <w:proofErr w:type="spellEnd"/>
      <w:r w:rsidRPr="00A11A40">
        <w:rPr>
          <w:b/>
          <w:lang w:val="en-US"/>
        </w:rPr>
        <w:t>:</w:t>
      </w:r>
      <w:r>
        <w:rPr>
          <w:lang w:val="en-US"/>
        </w:rPr>
        <w:t xml:space="preserve"> The Steering Committee will appoint a (General) Chair for the workshop each year. The Chair will form a local organizing committee to run the workshop. In addition, the </w:t>
      </w:r>
      <w:r w:rsidR="00A11A40">
        <w:rPr>
          <w:lang w:val="en-US"/>
        </w:rPr>
        <w:t xml:space="preserve">immediate past workshop chair and the workshop chair-elected (immediate next chair) could act as the </w:t>
      </w:r>
      <w:r>
        <w:rPr>
          <w:lang w:val="en-US"/>
        </w:rPr>
        <w:t>deputy chairs to help organizing the workshop</w:t>
      </w:r>
      <w:r w:rsidR="00A11A40">
        <w:rPr>
          <w:lang w:val="en-US"/>
        </w:rPr>
        <w:t xml:space="preserve">. The conveners will be served as the Advisory Board, helping seek, recommend and contact the international speakers. The </w:t>
      </w:r>
      <w:r w:rsidR="00BF483F">
        <w:rPr>
          <w:lang w:val="en-US"/>
        </w:rPr>
        <w:t xml:space="preserve">Workshop </w:t>
      </w:r>
      <w:r w:rsidR="009B189A">
        <w:rPr>
          <w:lang w:val="en-US"/>
        </w:rPr>
        <w:t>(</w:t>
      </w:r>
      <w:bookmarkStart w:id="0" w:name="_GoBack"/>
      <w:bookmarkEnd w:id="0"/>
      <w:r w:rsidR="00BF483F">
        <w:rPr>
          <w:lang w:val="en-US"/>
        </w:rPr>
        <w:t>General</w:t>
      </w:r>
      <w:r w:rsidR="009B189A">
        <w:rPr>
          <w:lang w:val="en-US"/>
        </w:rPr>
        <w:t xml:space="preserve">) </w:t>
      </w:r>
      <w:r w:rsidR="00A11A40">
        <w:rPr>
          <w:lang w:val="en-US"/>
        </w:rPr>
        <w:t xml:space="preserve">Chair will take responsibilities to run the workshop smoothly to achieve the goals of the workshops, including seeking sponsorship to make the workshop financially viable. </w:t>
      </w:r>
    </w:p>
    <w:p w14:paraId="1082965E" w14:textId="77777777" w:rsidR="00A11A40" w:rsidRDefault="00A11A40" w:rsidP="00B24BB3">
      <w:pPr>
        <w:pStyle w:val="ListParagraph"/>
        <w:ind w:left="360"/>
        <w:rPr>
          <w:lang w:val="en-US"/>
        </w:rPr>
      </w:pPr>
    </w:p>
    <w:p w14:paraId="5407F683" w14:textId="65C8D6DC" w:rsidR="00B24BB3" w:rsidRDefault="00A11A40" w:rsidP="00B24BB3">
      <w:pPr>
        <w:pStyle w:val="ListParagraph"/>
        <w:ind w:left="360"/>
        <w:rPr>
          <w:lang w:val="en-US"/>
        </w:rPr>
      </w:pPr>
      <w:r w:rsidRPr="00A11A40">
        <w:rPr>
          <w:b/>
          <w:lang w:val="en-US"/>
        </w:rPr>
        <w:t>Invited Speakers:</w:t>
      </w:r>
      <w:r>
        <w:rPr>
          <w:lang w:val="en-US"/>
        </w:rPr>
        <w:t xml:space="preserve"> Each workshop will invite a number of international and national innovative researchers in GP and EML. </w:t>
      </w:r>
    </w:p>
    <w:p w14:paraId="057D1128" w14:textId="2A07EF7E" w:rsidR="00B24BB3" w:rsidRDefault="00B24BB3" w:rsidP="00B24BB3">
      <w:pPr>
        <w:pStyle w:val="ListParagraph"/>
        <w:ind w:left="360"/>
        <w:rPr>
          <w:b/>
          <w:lang w:val="en-US"/>
        </w:rPr>
      </w:pPr>
    </w:p>
    <w:p w14:paraId="3CD3BA78" w14:textId="4C4EF854" w:rsidR="00B24BB3" w:rsidRDefault="00B24BB3" w:rsidP="00B24BB3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5956EA">
        <w:rPr>
          <w:b/>
          <w:lang w:val="en-US"/>
        </w:rPr>
        <w:t>Meetings</w:t>
      </w:r>
    </w:p>
    <w:p w14:paraId="4CCF7FC2" w14:textId="36BA2DCC" w:rsidR="009B1759" w:rsidRPr="009B1759" w:rsidRDefault="009B1759" w:rsidP="009B1759">
      <w:pPr>
        <w:rPr>
          <w:lang w:val="en-US"/>
        </w:rPr>
      </w:pPr>
      <w:r w:rsidRPr="009B1759">
        <w:rPr>
          <w:lang w:val="en-US"/>
        </w:rPr>
        <w:t>The S</w:t>
      </w:r>
      <w:r>
        <w:rPr>
          <w:lang w:val="en-US"/>
        </w:rPr>
        <w:t xml:space="preserve">teering Committee will meet 2-3 times per year. The main in-person meeting </w:t>
      </w:r>
      <w:r w:rsidR="00BE564E">
        <w:rPr>
          <w:lang w:val="en-US"/>
        </w:rPr>
        <w:t xml:space="preserve">will be held in the workshop, ideally in the first day of registration before the workshop opening. The other two meetings will be </w:t>
      </w:r>
      <w:proofErr w:type="spellStart"/>
      <w:r w:rsidR="00BE564E">
        <w:rPr>
          <w:lang w:val="en-US"/>
        </w:rPr>
        <w:t>organised</w:t>
      </w:r>
      <w:proofErr w:type="spellEnd"/>
      <w:r w:rsidR="00BE564E">
        <w:rPr>
          <w:lang w:val="en-US"/>
        </w:rPr>
        <w:t xml:space="preserve"> via Zoom/Teams/Tencent/</w:t>
      </w:r>
      <w:proofErr w:type="spellStart"/>
      <w:r w:rsidR="00BE564E">
        <w:rPr>
          <w:lang w:val="en-US"/>
        </w:rPr>
        <w:t>Voov</w:t>
      </w:r>
      <w:proofErr w:type="spellEnd"/>
      <w:r w:rsidR="00BE564E">
        <w:rPr>
          <w:lang w:val="en-US"/>
        </w:rPr>
        <w:t xml:space="preserve">, including one around December and January to discuss the progress of the next workshop planning, and the other around May/June to help the </w:t>
      </w:r>
      <w:proofErr w:type="spellStart"/>
      <w:r w:rsidR="00BE564E">
        <w:rPr>
          <w:lang w:val="en-US"/>
        </w:rPr>
        <w:t>organisers</w:t>
      </w:r>
      <w:proofErr w:type="spellEnd"/>
      <w:r w:rsidR="00BE564E">
        <w:rPr>
          <w:lang w:val="en-US"/>
        </w:rPr>
        <w:t xml:space="preserve"> </w:t>
      </w:r>
      <w:proofErr w:type="spellStart"/>
      <w:r w:rsidR="00BE564E">
        <w:rPr>
          <w:lang w:val="en-US"/>
        </w:rPr>
        <w:t>finalise</w:t>
      </w:r>
      <w:proofErr w:type="spellEnd"/>
      <w:r w:rsidR="00BE564E">
        <w:rPr>
          <w:lang w:val="en-US"/>
        </w:rPr>
        <w:t xml:space="preserve"> the workshop </w:t>
      </w:r>
      <w:proofErr w:type="spellStart"/>
      <w:r w:rsidR="00BE564E">
        <w:rPr>
          <w:lang w:val="en-US"/>
        </w:rPr>
        <w:t>programme</w:t>
      </w:r>
      <w:proofErr w:type="spellEnd"/>
      <w:r w:rsidR="00BE564E">
        <w:rPr>
          <w:lang w:val="en-US"/>
        </w:rPr>
        <w:t xml:space="preserve">. </w:t>
      </w:r>
    </w:p>
    <w:p w14:paraId="5DAC923E" w14:textId="0E02FAC4" w:rsidR="002534D7" w:rsidRDefault="002534D7" w:rsidP="00150B2B">
      <w:pPr>
        <w:rPr>
          <w:lang w:val="en-US"/>
        </w:rPr>
      </w:pPr>
    </w:p>
    <w:p w14:paraId="235AF65D" w14:textId="73AA1A5C" w:rsidR="005956EA" w:rsidRDefault="005956EA">
      <w:pPr>
        <w:rPr>
          <w:lang w:val="en-US"/>
        </w:rPr>
      </w:pPr>
      <w:r>
        <w:rPr>
          <w:lang w:val="en-US"/>
        </w:rPr>
        <w:br w:type="page"/>
      </w:r>
    </w:p>
    <w:p w14:paraId="5FC22DB0" w14:textId="6D377911" w:rsidR="005956EA" w:rsidRPr="005956EA" w:rsidRDefault="005956EA" w:rsidP="005956EA">
      <w:pPr>
        <w:jc w:val="center"/>
        <w:rPr>
          <w:b/>
          <w:lang w:val="en-US"/>
        </w:rPr>
      </w:pPr>
      <w:r w:rsidRPr="005956EA">
        <w:rPr>
          <w:b/>
          <w:lang w:val="en-US"/>
        </w:rPr>
        <w:lastRenderedPageBreak/>
        <w:t xml:space="preserve">The </w:t>
      </w:r>
      <w:r w:rsidR="006B1698">
        <w:rPr>
          <w:b/>
          <w:lang w:val="en-US"/>
        </w:rPr>
        <w:t>F</w:t>
      </w:r>
      <w:r w:rsidRPr="005956EA">
        <w:rPr>
          <w:b/>
          <w:lang w:val="en-US"/>
        </w:rPr>
        <w:t>irst GPEML Workshop Steering Committee Meeting</w:t>
      </w:r>
    </w:p>
    <w:p w14:paraId="6D1FF78D" w14:textId="3818528C" w:rsidR="005956EA" w:rsidRDefault="005956EA" w:rsidP="005956EA">
      <w:pPr>
        <w:jc w:val="center"/>
        <w:rPr>
          <w:lang w:val="en-US"/>
        </w:rPr>
      </w:pPr>
      <w:r>
        <w:rPr>
          <w:lang w:val="en-US"/>
        </w:rPr>
        <w:t xml:space="preserve">Zhengzhou, </w:t>
      </w:r>
      <w:proofErr w:type="spellStart"/>
      <w:r w:rsidR="001619B6">
        <w:rPr>
          <w:lang w:val="en-US"/>
        </w:rPr>
        <w:t>Huazhi</w:t>
      </w:r>
      <w:proofErr w:type="spellEnd"/>
      <w:ins w:id="1" w:author="Bing Xue" w:date="2025-07-05T17:28:00Z">
        <w:r w:rsidR="004951BA">
          <w:rPr>
            <w:lang w:val="en-US"/>
          </w:rPr>
          <w:t xml:space="preserve"> </w:t>
        </w:r>
      </w:ins>
      <w:r>
        <w:rPr>
          <w:lang w:val="en-US"/>
        </w:rPr>
        <w:t xml:space="preserve">Hotel, 8:00-9:00pm, 10 July 2025, </w:t>
      </w:r>
    </w:p>
    <w:p w14:paraId="6C3114BF" w14:textId="31D2777C" w:rsidR="005956EA" w:rsidRDefault="005956EA" w:rsidP="005956EA">
      <w:pPr>
        <w:jc w:val="center"/>
        <w:rPr>
          <w:lang w:val="en-US"/>
        </w:rPr>
      </w:pPr>
      <w:r>
        <w:rPr>
          <w:lang w:val="en-US"/>
        </w:rPr>
        <w:t>Agenda (draft)</w:t>
      </w:r>
    </w:p>
    <w:p w14:paraId="723E9222" w14:textId="1ABC74A1" w:rsidR="005956EA" w:rsidRDefault="005956EA" w:rsidP="00150B2B">
      <w:pPr>
        <w:rPr>
          <w:lang w:val="en-US"/>
        </w:rPr>
      </w:pPr>
    </w:p>
    <w:p w14:paraId="4AD30FF1" w14:textId="11A564D2" w:rsidR="005956EA" w:rsidRDefault="005956EA" w:rsidP="005956E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Welcome and apology</w:t>
      </w:r>
    </w:p>
    <w:p w14:paraId="1119834A" w14:textId="39396315" w:rsidR="005956EA" w:rsidRDefault="005956EA" w:rsidP="005956EA">
      <w:pPr>
        <w:pStyle w:val="ListParagraph"/>
        <w:ind w:left="360"/>
        <w:rPr>
          <w:lang w:val="en-US"/>
        </w:rPr>
      </w:pPr>
      <w:r>
        <w:rPr>
          <w:lang w:val="en-US"/>
        </w:rPr>
        <w:t>A brief introduction of each member</w:t>
      </w:r>
    </w:p>
    <w:p w14:paraId="699AF617" w14:textId="77777777" w:rsidR="00B24BB3" w:rsidRDefault="00B24BB3" w:rsidP="005956EA">
      <w:pPr>
        <w:pStyle w:val="ListParagraph"/>
        <w:ind w:left="360"/>
        <w:rPr>
          <w:lang w:val="en-US"/>
        </w:rPr>
      </w:pPr>
    </w:p>
    <w:p w14:paraId="6244CDF4" w14:textId="10044E11" w:rsidR="005956EA" w:rsidRDefault="005956EA" w:rsidP="005956E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Discuss</w:t>
      </w:r>
      <w:r w:rsidR="00B24BB3">
        <w:rPr>
          <w:lang w:val="en-US"/>
        </w:rPr>
        <w:t>, amend and confirm</w:t>
      </w:r>
      <w:r>
        <w:rPr>
          <w:lang w:val="en-US"/>
        </w:rPr>
        <w:t xml:space="preserve"> the draft Steering Committee Constitution</w:t>
      </w:r>
    </w:p>
    <w:p w14:paraId="3C9E97A4" w14:textId="77777777" w:rsidR="00B24BB3" w:rsidRDefault="00B24BB3" w:rsidP="00B24BB3">
      <w:pPr>
        <w:pStyle w:val="ListParagraph"/>
        <w:ind w:left="360"/>
        <w:rPr>
          <w:lang w:val="en-US"/>
        </w:rPr>
      </w:pPr>
    </w:p>
    <w:p w14:paraId="43321EFF" w14:textId="2ED8FE55" w:rsidR="005956EA" w:rsidRDefault="00B24BB3" w:rsidP="005956E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Elect the conveners/chairs and secretaries </w:t>
      </w:r>
    </w:p>
    <w:p w14:paraId="55A1BF6C" w14:textId="77777777" w:rsidR="00B24BB3" w:rsidRDefault="00B24BB3" w:rsidP="00B24BB3">
      <w:pPr>
        <w:pStyle w:val="ListParagraph"/>
        <w:ind w:left="360"/>
        <w:rPr>
          <w:lang w:val="en-US"/>
        </w:rPr>
      </w:pPr>
    </w:p>
    <w:p w14:paraId="414EE1FC" w14:textId="1C2FF1E7" w:rsidR="00B24BB3" w:rsidRDefault="00B24BB3" w:rsidP="00B24BB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Discuss and determine the name of the workshop/forum</w:t>
      </w:r>
    </w:p>
    <w:p w14:paraId="5A8130B8" w14:textId="77777777" w:rsidR="00B24BB3" w:rsidRPr="00B24BB3" w:rsidRDefault="00B24BB3" w:rsidP="00B24BB3">
      <w:pPr>
        <w:pStyle w:val="ListParagraph"/>
        <w:rPr>
          <w:lang w:val="en-US"/>
        </w:rPr>
      </w:pPr>
    </w:p>
    <w:p w14:paraId="5E6A4B56" w14:textId="1403CD2A" w:rsidR="00B24BB3" w:rsidRDefault="00B24BB3" w:rsidP="005956E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Discuss </w:t>
      </w:r>
      <w:r w:rsidR="00CE6F0F">
        <w:rPr>
          <w:lang w:val="en-US"/>
        </w:rPr>
        <w:t xml:space="preserve">and approve </w:t>
      </w:r>
      <w:r>
        <w:rPr>
          <w:lang w:val="en-US"/>
        </w:rPr>
        <w:t xml:space="preserve">the venue and </w:t>
      </w:r>
      <w:r w:rsidR="00CE6F0F">
        <w:rPr>
          <w:lang w:val="en-US"/>
        </w:rPr>
        <w:t xml:space="preserve">dates for the next few workshops </w:t>
      </w:r>
    </w:p>
    <w:p w14:paraId="3F42A8FD" w14:textId="483940BD" w:rsidR="00CE6F0F" w:rsidRDefault="00CE6F0F" w:rsidP="00984D46">
      <w:pPr>
        <w:ind w:firstLine="360"/>
        <w:rPr>
          <w:lang w:val="en-US"/>
        </w:rPr>
      </w:pPr>
      <w:r>
        <w:rPr>
          <w:lang w:val="en-US"/>
        </w:rPr>
        <w:t>Current proposals:</w:t>
      </w:r>
    </w:p>
    <w:p w14:paraId="577565AE" w14:textId="10F75CE2" w:rsidR="00CE6F0F" w:rsidRDefault="00CE6F0F" w:rsidP="00CE6F0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Yanan Sun, Chengdu, 2026 (confirmed with the Dean) or a later year</w:t>
      </w:r>
    </w:p>
    <w:p w14:paraId="7CB310E8" w14:textId="25B80EB0" w:rsidR="00CE6F0F" w:rsidRDefault="00CE6F0F" w:rsidP="00CE6F0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Cuie Yang, Shenyang, 2026 (confirmed), or a later year</w:t>
      </w:r>
    </w:p>
    <w:p w14:paraId="21182A04" w14:textId="2C45855A" w:rsidR="00CE6F0F" w:rsidRDefault="00CE6F0F" w:rsidP="00CE6F0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Chao Qian, Nanjing, </w:t>
      </w:r>
      <w:r w:rsidR="00984D46">
        <w:rPr>
          <w:lang w:val="en-US"/>
        </w:rPr>
        <w:t xml:space="preserve">2028 (preferred) – potentially hosting ECOLE in 2026/2027. </w:t>
      </w:r>
    </w:p>
    <w:p w14:paraId="0A3F0EBD" w14:textId="759E0010" w:rsidR="00CE6F0F" w:rsidRDefault="00CE6F0F" w:rsidP="00CE6F0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Jinghui Zhang, Guangzhou, 2027 (preference), or 2026, or later years</w:t>
      </w:r>
    </w:p>
    <w:p w14:paraId="497560FF" w14:textId="305630A7" w:rsidR="00CE6F0F" w:rsidRPr="00CE6F0F" w:rsidRDefault="00CE6F0F" w:rsidP="00CE6F0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Liang Feng, Chongqing, flexible</w:t>
      </w:r>
    </w:p>
    <w:p w14:paraId="594ABAB4" w14:textId="22E97305" w:rsidR="00CE6F0F" w:rsidRDefault="00CE6F0F" w:rsidP="00CE6F0F">
      <w:pPr>
        <w:pStyle w:val="ListParagraph"/>
        <w:rPr>
          <w:lang w:val="en-US"/>
        </w:rPr>
      </w:pPr>
    </w:p>
    <w:p w14:paraId="70EE424F" w14:textId="77777777" w:rsidR="00CE6F0F" w:rsidRPr="00CE6F0F" w:rsidRDefault="00CE6F0F" w:rsidP="00CE6F0F">
      <w:pPr>
        <w:pStyle w:val="ListParagraph"/>
        <w:rPr>
          <w:lang w:val="en-US"/>
        </w:rPr>
      </w:pPr>
    </w:p>
    <w:p w14:paraId="70E29387" w14:textId="54776CC6" w:rsidR="00CE6F0F" w:rsidRPr="005956EA" w:rsidRDefault="00CE6F0F" w:rsidP="005956E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AoB</w:t>
      </w:r>
      <w:proofErr w:type="spellEnd"/>
    </w:p>
    <w:p w14:paraId="6EA067D6" w14:textId="77777777" w:rsidR="005956EA" w:rsidRPr="00150B2B" w:rsidRDefault="005956EA" w:rsidP="00150B2B">
      <w:pPr>
        <w:rPr>
          <w:lang w:val="en-US"/>
        </w:rPr>
      </w:pPr>
    </w:p>
    <w:sectPr w:rsidR="005956EA" w:rsidRPr="00150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D90866" w16cex:dateUtc="2025-07-05T15:10:00Z"/>
  <w16cex:commentExtensible w16cex:durableId="08690A4E" w16cex:dateUtc="2025-07-05T15:25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504D97"/>
    <w:multiLevelType w:val="hybridMultilevel"/>
    <w:tmpl w:val="CE0C56DA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7C6648"/>
    <w:multiLevelType w:val="hybridMultilevel"/>
    <w:tmpl w:val="5F6626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70E2B"/>
    <w:multiLevelType w:val="hybridMultilevel"/>
    <w:tmpl w:val="6D723ED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A7298"/>
    <w:multiLevelType w:val="hybridMultilevel"/>
    <w:tmpl w:val="1336755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9689A"/>
    <w:multiLevelType w:val="hybridMultilevel"/>
    <w:tmpl w:val="BFB4DA06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CC6991"/>
    <w:multiLevelType w:val="hybridMultilevel"/>
    <w:tmpl w:val="5EE0522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ing Xue">
    <w15:presenceInfo w15:providerId="AD" w15:userId="S::xuebi@staff.vuw.ac.nz::cdbbb40c-064a-4f2c-bbe2-21ac2d65a0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78"/>
    <w:rsid w:val="00150B2B"/>
    <w:rsid w:val="001619B6"/>
    <w:rsid w:val="001E4878"/>
    <w:rsid w:val="002534D7"/>
    <w:rsid w:val="00283022"/>
    <w:rsid w:val="002A0449"/>
    <w:rsid w:val="002B47BD"/>
    <w:rsid w:val="002C0A17"/>
    <w:rsid w:val="002C55EC"/>
    <w:rsid w:val="002F0B62"/>
    <w:rsid w:val="004951BA"/>
    <w:rsid w:val="004A5408"/>
    <w:rsid w:val="005956EA"/>
    <w:rsid w:val="005E1696"/>
    <w:rsid w:val="00693280"/>
    <w:rsid w:val="00696698"/>
    <w:rsid w:val="006B1698"/>
    <w:rsid w:val="00784421"/>
    <w:rsid w:val="007847B7"/>
    <w:rsid w:val="007B5CE9"/>
    <w:rsid w:val="00984D46"/>
    <w:rsid w:val="009B1759"/>
    <w:rsid w:val="009B189A"/>
    <w:rsid w:val="00A11A40"/>
    <w:rsid w:val="00A5558C"/>
    <w:rsid w:val="00A72A07"/>
    <w:rsid w:val="00AB00DF"/>
    <w:rsid w:val="00AD5D97"/>
    <w:rsid w:val="00B24BB3"/>
    <w:rsid w:val="00BD4CEF"/>
    <w:rsid w:val="00BE564E"/>
    <w:rsid w:val="00BF483F"/>
    <w:rsid w:val="00CE3947"/>
    <w:rsid w:val="00CE6F0F"/>
    <w:rsid w:val="00D35E68"/>
    <w:rsid w:val="00E27578"/>
    <w:rsid w:val="00F8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B641"/>
  <w15:chartTrackingRefBased/>
  <w15:docId w15:val="{2CCCCE82-3EAA-420D-8789-3725AA59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N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022"/>
    <w:pPr>
      <w:ind w:left="720"/>
      <w:contextualSpacing/>
    </w:pPr>
  </w:style>
  <w:style w:type="paragraph" w:styleId="Revision">
    <w:name w:val="Revision"/>
    <w:hidden/>
    <w:uiPriority w:val="99"/>
    <w:semiHidden/>
    <w:rsid w:val="00F8090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F0B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0B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0B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0B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0B6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19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9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Mengjie Zhang</dc:creator>
  <cp:keywords/>
  <dc:description/>
  <cp:lastModifiedBy>Mengjie Zhang</cp:lastModifiedBy>
  <cp:revision>16</cp:revision>
  <dcterms:created xsi:type="dcterms:W3CDTF">2025-07-05T14:48:00Z</dcterms:created>
  <dcterms:modified xsi:type="dcterms:W3CDTF">2025-07-10T07:02:00Z</dcterms:modified>
</cp:coreProperties>
</file>